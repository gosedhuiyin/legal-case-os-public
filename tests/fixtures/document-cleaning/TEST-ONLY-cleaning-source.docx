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黑体" w:hAnsi="黑体" w:eastAsia="黑体"/>
          <w:b/>
          <w:sz w:val="36"/>
        </w:rPr>
        <w:t>TEST-ONLY 清洁流程测试文书</w:t>
      </w:r>
    </w:p>
    <w:p>
      <w:pPr>
        <w:jc w:val="center"/>
      </w:pPr>
      <w:r>
        <w:rPr>
          <w:rFonts w:ascii="宋体" w:hAnsi="宋体" w:eastAsia="宋体"/>
          <w:b/>
          <w:color w:val="C2410C"/>
        </w:rPr>
        <w:t>本文件完全虚构，仅用于离线测试，不得提交。</w:t>
      </w:r>
    </w:p>
    <w:p>
      <w:pPr>
        <w:spacing w:line="360" w:lineRule="auto"/>
        <w:ind w:firstLine="420"/>
      </w:pPr>
      <w:r>
        <w:t>内部编号：INT-TEST-CASE-001</w:t>
      </w:r>
    </w:p>
    <w:p>
      <w:commentRangeStart w:id="0"/>
      <w:pPr>
        <w:spacing w:line="360" w:lineRule="auto"/>
        <w:ind w:firstLine="420"/>
      </w:pPr>
      <w:r>
        <w:t>法院候选段落：原始争议金额为人民币10,000元。</w:t>
      </w:r>
      <w:commentRangeEnd w:id="0"/>
      <w:r>
        <w:commentReference w:id="0"/>
      </w:r>
    </w:p>
    <w:p>
      <w:pPr>
        <w:spacing w:line="360" w:lineRule="auto"/>
        <w:ind w:firstLine="420"/>
      </w:pPr>
      <w:del w:id="1" w:author="TEST-ONLY Reviewer" w:date="2026-08-23T14:20:23Z">
        <w:r>
          <w:delText>被告尚未付款。</w:delText>
        </w:r>
      </w:del>
      <w:ins w:id="2" w:author="TEST-ONLY Reviewer" w:date="2026-08-23T14:20:23Z">
        <w:r>
          <w:t>被告在约定期限内未付款。</w:t>
        </w:r>
      </w:ins>
    </w:p>
    <w:p>
      <w:pPr>
        <w:spacing w:line="360" w:lineRule="auto"/>
        <w:ind w:firstLine="420"/>
      </w:pPr>
      <w:r>
        <w:t>[内部备注：核对日期后再决定是否引用。]</w:t>
      </w:r>
    </w:p>
    <w:p>
      <w:pPr>
        <w:spacing w:line="360" w:lineRule="auto"/>
        <w:ind w:firstLine="420"/>
      </w:pPr>
      <w:r>
        <w:t>[[PENDING:确认送达地址]]</w:t>
      </w:r>
    </w:p>
    <w:p>
      <w:r>
        <w:rPr>
          <w:rFonts w:ascii="宋体" w:hAnsi="宋体" w:eastAsia="宋体"/>
          <w:vanish/>
        </w:rPr>
        <w:t>INTERNAL-HIDDEN-TEXT</w:t>
      </w:r>
    </w:p>
    <w:sectPr w:rsidR="00FC693F" w:rsidRPr="0006063C" w:rsidSect="00034616">
      <w:headerReference w:type="default" r:id="rId10"/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 w:author="TEST-ONLY Reviewer" w:date="2026-08-23T14:20:23Z">
    <w:p>
      <w:r>
        <w:t>TEST-ONLY 内部批注：复核来源定位。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 xml:space="preserve"> </w:t>
    </w:r>
  </w:p>
  <w:p>
    <w:r>
      <w:pict>
        <v:shape id="DocxSkillWatermark" o:spid="_x0000_s1025" type="#_x0000_t136" style="position:absolute;margin-left:0;margin-top:0;width:468pt;height:468pt;rotation:315;z-index:-251654144;mso-position-horizontal:center;mso-position-vertical:center;mso-wrap-edited:f;" fillcolor="#C0C0C0" stroked="f">
          <v:fill opacity="0.15"/>
          <v:textpath style="font-family:&quot;Calibri&quot;;font-size:1pt" string="DRAFT-TEST-ONLY"/>
          <v:path textpathok="t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trackRevision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TEST-ONLY dirty legal document fixture</dc:title>
  <dc:subject/>
  <dc:creator>TEST-ONLY Internal Reviewer</dc:creator>
  <cp:keywords>TEST-ONLY,INTERNAL,DRAFT</cp:keywords>
  <dc:description>Internal metadata must be removed from an authorized derived copy.</dc:description>
  <cp:lastModifiedBy>TEST-ONLY Drafting Agent</cp:lastModifiedBy>
  <cp:revision>1</cp:revision>
  <dcterms:created xsi:type="dcterms:W3CDTF">2013-12-23T23:15:00Z</dcterms:created>
  <dcterms:modified xsi:type="dcterms:W3CDTF">2013-12-23T23:15:00Z</dcterms:modified>
  <cp:category/>
</cp:coreProperties>
</file>